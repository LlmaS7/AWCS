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待审核搬运订单</w:t>
      </w:r>
    </w:p>
    <w:p>
      <w:pPr>
        <w:pStyle w:val="Normal"/>
      </w:pPr>
      <w:r>
        <w:t xml:space="preserve">本单尚有未处理的修订，需审核后才能确定最终搬运要求。</w:t>
      </w:r>
    </w:p>
    <w:p>
      <w:r>
        <w:t>订单W41：从P01向D1搬运</w:t>
      </w:r>
      <w:del w:id="1" w:author="AWCS Test" w:date="2026-10-22T06:00:00Z">
        <w:r>
          <w:delText>1次</w:delText>
        </w:r>
      </w:del>
      <w:ins w:id="2" w:author="AWCS Test" w:date="2026-10-22T06:00:00Z">
        <w:r>
          <w:t>2次</w:t>
        </w:r>
      </w:ins>
      <w:r>
        <w:t>，优先级2级。</w:t>
      </w:r>
    </w:p>
    <w:sectPr>
      <w:pgSz w:w="11906" w:h="16838"/>
      <w:pgMar w:top="1134" w:right="1273" w:bottom="1134" w:left="1273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color w:val="000000"/>
        <w:sz w:val="22"/>
        <w:lang w:val="zh-CN" w:eastAsia="zh-CN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80"/>
    </w:pPr>
    <w:rPr>
      <w:b/>
      <w:color w:val="000000"/>
      <w:sz w:val="36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color w:val="000000"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